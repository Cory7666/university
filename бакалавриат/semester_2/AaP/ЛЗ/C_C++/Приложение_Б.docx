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C0045" w14:textId="23438F61" w:rsidR="001E4024" w:rsidRPr="001E4024" w:rsidRDefault="001E4024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</w:p>
    <w:p w14:paraId="2D155012" w14:textId="07981360" w:rsidR="003E3AE4" w:rsidRPr="002F0C7E" w:rsidRDefault="000D1E42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 w:rsidRPr="002F0C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47928" wp14:editId="3FAC25ED">
            <wp:extent cx="5867400" cy="8300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52" cy="830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DDF6" w14:textId="2E38D48D" w:rsidR="000D1E42" w:rsidRPr="002F0C7E" w:rsidRDefault="000D1E42" w:rsidP="000D1E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C7E">
        <w:rPr>
          <w:rFonts w:ascii="Times New Roman" w:hAnsi="Times New Roman" w:cs="Times New Roman"/>
          <w:sz w:val="28"/>
          <w:szCs w:val="28"/>
        </w:rPr>
        <w:t xml:space="preserve">Рисунок Б.1 – Структурные схемы функций: А) основная функция; Б) 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0C7E">
        <w:rPr>
          <w:rFonts w:ascii="Times New Roman" w:hAnsi="Times New Roman" w:cs="Times New Roman"/>
          <w:sz w:val="28"/>
          <w:szCs w:val="28"/>
        </w:rPr>
        <w:t>_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2F0C7E">
        <w:rPr>
          <w:rFonts w:ascii="Times New Roman" w:hAnsi="Times New Roman" w:cs="Times New Roman"/>
          <w:sz w:val="28"/>
          <w:szCs w:val="28"/>
        </w:rPr>
        <w:t>;</w:t>
      </w:r>
    </w:p>
    <w:p w14:paraId="553EFC5D" w14:textId="4F132B9E" w:rsidR="000D1E42" w:rsidRPr="002F0C7E" w:rsidRDefault="000D1E42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C7E">
        <w:rPr>
          <w:rFonts w:ascii="Times New Roman" w:hAnsi="Times New Roman" w:cs="Times New Roman"/>
          <w:sz w:val="28"/>
          <w:szCs w:val="28"/>
        </w:rPr>
        <w:t>В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F0C7E">
        <w:rPr>
          <w:rFonts w:ascii="Times New Roman" w:hAnsi="Times New Roman" w:cs="Times New Roman"/>
          <w:sz w:val="28"/>
          <w:szCs w:val="28"/>
          <w:lang w:val="en-US"/>
        </w:rPr>
        <w:t>fsize</w:t>
      </w:r>
      <w:proofErr w:type="spellEnd"/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2F0C7E">
        <w:rPr>
          <w:rFonts w:ascii="Times New Roman" w:hAnsi="Times New Roman" w:cs="Times New Roman"/>
          <w:sz w:val="28"/>
          <w:szCs w:val="28"/>
        </w:rPr>
        <w:t>Г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F0C7E">
        <w:rPr>
          <w:rFonts w:ascii="Times New Roman" w:hAnsi="Times New Roman" w:cs="Times New Roman"/>
          <w:sz w:val="28"/>
          <w:szCs w:val="28"/>
          <w:lang w:val="en-US"/>
        </w:rPr>
        <w:t>struct_AddToFile</w:t>
      </w:r>
      <w:proofErr w:type="spellEnd"/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2F0C7E">
        <w:rPr>
          <w:rFonts w:ascii="Times New Roman" w:hAnsi="Times New Roman" w:cs="Times New Roman"/>
          <w:sz w:val="28"/>
          <w:szCs w:val="28"/>
        </w:rPr>
        <w:t>Д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F0C7E">
        <w:rPr>
          <w:rFonts w:ascii="Times New Roman" w:hAnsi="Times New Roman" w:cs="Times New Roman"/>
          <w:sz w:val="28"/>
          <w:szCs w:val="28"/>
          <w:lang w:val="en-US"/>
        </w:rPr>
        <w:t>struct_GetFromFile</w:t>
      </w:r>
      <w:proofErr w:type="spellEnd"/>
    </w:p>
    <w:p w14:paraId="2D7D39B8" w14:textId="7144135D" w:rsidR="000D1E42" w:rsidRPr="002F0C7E" w:rsidRDefault="002F0C7E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C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333A5E" wp14:editId="449C75D9">
            <wp:extent cx="6289675" cy="8460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84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4119" w14:textId="4B9A9C62" w:rsidR="002F0C7E" w:rsidRPr="002F0C7E" w:rsidRDefault="002F0C7E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C7E">
        <w:rPr>
          <w:rFonts w:ascii="Times New Roman" w:hAnsi="Times New Roman" w:cs="Times New Roman"/>
          <w:sz w:val="28"/>
          <w:szCs w:val="28"/>
        </w:rPr>
        <w:t>Рисунок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0C7E">
        <w:rPr>
          <w:rFonts w:ascii="Times New Roman" w:hAnsi="Times New Roman" w:cs="Times New Roman"/>
          <w:sz w:val="28"/>
          <w:szCs w:val="28"/>
        </w:rPr>
        <w:t>Б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.2 – </w:t>
      </w:r>
      <w:r w:rsidRPr="002F0C7E">
        <w:rPr>
          <w:rFonts w:ascii="Times New Roman" w:hAnsi="Times New Roman" w:cs="Times New Roman"/>
          <w:sz w:val="28"/>
          <w:szCs w:val="28"/>
        </w:rPr>
        <w:t>Структурные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0C7E">
        <w:rPr>
          <w:rFonts w:ascii="Times New Roman" w:hAnsi="Times New Roman" w:cs="Times New Roman"/>
          <w:sz w:val="28"/>
          <w:szCs w:val="28"/>
        </w:rPr>
        <w:t>схемы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0C7E">
        <w:rPr>
          <w:rFonts w:ascii="Times New Roman" w:hAnsi="Times New Roman" w:cs="Times New Roman"/>
          <w:sz w:val="28"/>
          <w:szCs w:val="28"/>
        </w:rPr>
        <w:t>функций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F0C7E">
        <w:rPr>
          <w:rFonts w:ascii="Times New Roman" w:hAnsi="Times New Roman" w:cs="Times New Roman"/>
          <w:sz w:val="28"/>
          <w:szCs w:val="28"/>
        </w:rPr>
        <w:t>А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F0C7E">
        <w:rPr>
          <w:rFonts w:ascii="Times New Roman" w:hAnsi="Times New Roman" w:cs="Times New Roman"/>
          <w:sz w:val="28"/>
          <w:szCs w:val="28"/>
          <w:lang w:val="en-US"/>
        </w:rPr>
        <w:t>file_PrintStructs</w:t>
      </w:r>
      <w:proofErr w:type="spellEnd"/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2F0C7E">
        <w:rPr>
          <w:rFonts w:ascii="Times New Roman" w:hAnsi="Times New Roman" w:cs="Times New Roman"/>
          <w:sz w:val="28"/>
          <w:szCs w:val="28"/>
        </w:rPr>
        <w:t>Б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F0C7E">
        <w:rPr>
          <w:rFonts w:ascii="Times New Roman" w:hAnsi="Times New Roman" w:cs="Times New Roman"/>
          <w:sz w:val="28"/>
          <w:szCs w:val="28"/>
          <w:lang w:val="en-US"/>
        </w:rPr>
        <w:t>file_PrintStruct</w:t>
      </w:r>
      <w:proofErr w:type="spellEnd"/>
    </w:p>
    <w:p w14:paraId="056E3DC3" w14:textId="5BA7D975" w:rsidR="002F0C7E" w:rsidRPr="002F0C7E" w:rsidRDefault="002F0C7E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E5550" w14:textId="0E19A4AF" w:rsidR="002F0C7E" w:rsidRPr="002F0C7E" w:rsidRDefault="002F0C7E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C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C46924" wp14:editId="4121DB4B">
            <wp:extent cx="6289675" cy="81895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8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883F" w14:textId="1724AD4E" w:rsidR="002F0C7E" w:rsidRDefault="002F0C7E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C7E">
        <w:rPr>
          <w:rFonts w:ascii="Times New Roman" w:hAnsi="Times New Roman" w:cs="Times New Roman"/>
          <w:sz w:val="28"/>
          <w:szCs w:val="28"/>
        </w:rPr>
        <w:t>Рисунок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0C7E">
        <w:rPr>
          <w:rFonts w:ascii="Times New Roman" w:hAnsi="Times New Roman" w:cs="Times New Roman"/>
          <w:sz w:val="28"/>
          <w:szCs w:val="28"/>
        </w:rPr>
        <w:t>Б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.3 – </w:t>
      </w:r>
      <w:r>
        <w:rPr>
          <w:rFonts w:ascii="Times New Roman" w:hAnsi="Times New Roman" w:cs="Times New Roman"/>
          <w:sz w:val="28"/>
          <w:szCs w:val="28"/>
        </w:rPr>
        <w:t>Структурные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схемы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SortStructs</w:t>
      </w:r>
      <w:proofErr w:type="spellEnd"/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0C7E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AddStructs</w:t>
      </w:r>
      <w:proofErr w:type="spellEnd"/>
    </w:p>
    <w:p w14:paraId="75193A7C" w14:textId="484C4D95" w:rsidR="00EC66AF" w:rsidRDefault="00EC66AF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32FA1E" wp14:editId="73854B10">
            <wp:extent cx="6294120" cy="822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39C7" w14:textId="6369DAD8" w:rsidR="00EC66AF" w:rsidRDefault="00EC66AF" w:rsidP="00EC66A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Б.4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Структурные схемы функций: А) основная; Б)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C66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saveData</w:t>
      </w:r>
      <w:proofErr w:type="spellEnd"/>
      <w:r w:rsidRPr="00EC66AF">
        <w:rPr>
          <w:rFonts w:ascii="Times New Roman" w:hAnsi="Times New Roman" w:cs="Times New Roman"/>
          <w:sz w:val="28"/>
          <w:szCs w:val="28"/>
        </w:rPr>
        <w:t>;</w:t>
      </w:r>
    </w:p>
    <w:p w14:paraId="6EFD8B93" w14:textId="0B766138" w:rsidR="00EC66AF" w:rsidRPr="001A031C" w:rsidRDefault="00EC66AF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C66A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file_getData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EC66A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create_leaf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C66A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del_branch</w:t>
      </w:r>
      <w:proofErr w:type="spellEnd"/>
    </w:p>
    <w:p w14:paraId="577C56EB" w14:textId="2A6E5E66" w:rsidR="00EC66AF" w:rsidRDefault="00EC66AF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CD9A79" wp14:editId="5CBF3308">
            <wp:extent cx="6035040" cy="8526503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019" cy="85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3EB4" w14:textId="44AA9DA1" w:rsidR="00EC66AF" w:rsidRDefault="00EC66AF" w:rsidP="004F29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Б.5 – Структурные схемы функций: А)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EC66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EC66AF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C66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leaf</w:t>
      </w:r>
      <w:r w:rsidRPr="00EC66AF">
        <w:rPr>
          <w:rFonts w:ascii="Times New Roman" w:hAnsi="Times New Roman" w:cs="Times New Roman"/>
          <w:sz w:val="28"/>
          <w:szCs w:val="28"/>
        </w:rPr>
        <w:t>;</w:t>
      </w:r>
    </w:p>
    <w:p w14:paraId="606E0726" w14:textId="2486F4F6" w:rsidR="00EC66AF" w:rsidRDefault="00EC66AF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menu_create_tree</w:t>
      </w:r>
      <w:proofErr w:type="spellEnd"/>
    </w:p>
    <w:p w14:paraId="6870488C" w14:textId="7DFACAF5" w:rsidR="004F293C" w:rsidRDefault="004F293C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6F9D17" wp14:editId="42D2700C">
            <wp:extent cx="6286500" cy="566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8A47" w14:textId="77777777" w:rsidR="004F293C" w:rsidRPr="004F293C" w:rsidRDefault="004F293C" w:rsidP="004F29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2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4F293C">
        <w:rPr>
          <w:rFonts w:ascii="Times New Roman" w:hAnsi="Times New Roman" w:cs="Times New Roman"/>
          <w:sz w:val="28"/>
          <w:szCs w:val="28"/>
        </w:rPr>
        <w:t xml:space="preserve">.6 – </w:t>
      </w:r>
      <w:r>
        <w:rPr>
          <w:rFonts w:ascii="Times New Roman" w:hAnsi="Times New Roman" w:cs="Times New Roman"/>
          <w:sz w:val="28"/>
          <w:szCs w:val="28"/>
        </w:rPr>
        <w:t>Структурные</w:t>
      </w:r>
      <w:r w:rsidRPr="004F2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схемы</w:t>
      </w:r>
      <w:r w:rsidRPr="004F2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4F293C">
        <w:rPr>
          <w:rFonts w:ascii="Times New Roman" w:hAnsi="Times New Roman" w:cs="Times New Roman"/>
          <w:sz w:val="28"/>
          <w:szCs w:val="28"/>
        </w:rPr>
        <w:t>:</w:t>
      </w:r>
    </w:p>
    <w:p w14:paraId="1949152A" w14:textId="13103543" w:rsidR="004F293C" w:rsidRDefault="004F293C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F29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F293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293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4F293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4F293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4F29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F293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add_one</w:t>
      </w:r>
      <w:proofErr w:type="spellEnd"/>
    </w:p>
    <w:p w14:paraId="6FD8028F" w14:textId="41E350A3" w:rsidR="004F293C" w:rsidRDefault="004F293C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3B7EC6" wp14:editId="2186E412">
            <wp:extent cx="6294120" cy="7635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5867" w14:textId="030B3EED" w:rsidR="004F293C" w:rsidRDefault="004F293C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Б.7 – Структурная схемы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F29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4F293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</w:p>
    <w:p w14:paraId="6179AF1C" w14:textId="40BD73E0" w:rsid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0CD714" wp14:editId="0B078499">
            <wp:extent cx="6115050" cy="864063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203" cy="864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31FD" w14:textId="15C985F6" w:rsidR="001A031C" w:rsidRP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Б.8 – Структурные схемы функций: А) основная; Б)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1A031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OrgTable</w:t>
      </w:r>
      <w:proofErr w:type="spellEnd"/>
    </w:p>
    <w:p w14:paraId="20A205AF" w14:textId="3A768F5D" w:rsid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EC3747" wp14:editId="72E4C982">
            <wp:extent cx="6100538" cy="8620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1" cy="862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BBF2" w14:textId="72C50B62" w:rsidR="001A031C" w:rsidRDefault="001A031C" w:rsidP="001A03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Б.9 – Структурные схемы функций: А)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1A031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 w:rsidRPr="001A031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1A031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addOne</w:t>
      </w:r>
      <w:proofErr w:type="spellEnd"/>
      <w:r w:rsidRPr="001A031C">
        <w:rPr>
          <w:rFonts w:ascii="Times New Roman" w:hAnsi="Times New Roman" w:cs="Times New Roman"/>
          <w:sz w:val="28"/>
          <w:szCs w:val="28"/>
        </w:rPr>
        <w:t>;</w:t>
      </w:r>
    </w:p>
    <w:p w14:paraId="0C52AA63" w14:textId="0204BDB7" w:rsidR="001A031C" w:rsidRP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menu_SAddOne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menu_SaveTable</w:t>
      </w:r>
      <w:proofErr w:type="spellEnd"/>
    </w:p>
    <w:p w14:paraId="42CEB895" w14:textId="7ECD7AEB" w:rsid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ACE2D" wp14:editId="1A8C9350">
            <wp:extent cx="6080315" cy="8591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935" cy="859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7558" w14:textId="1157832D" w:rsidR="001A031C" w:rsidRDefault="001A031C" w:rsidP="001A03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Б.10 – Структурные схемы функций: А)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A031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saveData</w:t>
      </w:r>
      <w:proofErr w:type="spellEnd"/>
      <w:r w:rsidRPr="001A031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A031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1A031C">
        <w:rPr>
          <w:rFonts w:ascii="Times New Roman" w:hAnsi="Times New Roman" w:cs="Times New Roman"/>
          <w:sz w:val="28"/>
          <w:szCs w:val="28"/>
        </w:rPr>
        <w:t>;</w:t>
      </w:r>
    </w:p>
    <w:p w14:paraId="65501C87" w14:textId="431B822D" w:rsidR="001A031C" w:rsidRP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row_create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row_del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print_row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Ж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t_print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1A031C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SearchRowByFIO</w:t>
      </w:r>
      <w:proofErr w:type="spellEnd"/>
    </w:p>
    <w:p w14:paraId="497D2F82" w14:textId="23B1F191" w:rsidR="001A031C" w:rsidRDefault="001A031C" w:rsidP="000D1E42">
      <w:pPr>
        <w:jc w:val="center"/>
        <w:rPr>
          <w:ins w:id="0" w:author="Алексей Алексеев" w:date="2021-06-11T06:1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1B7500" wp14:editId="2E252D34">
            <wp:extent cx="6296025" cy="7305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002B" w14:textId="216B91BA" w:rsidR="001A031C" w:rsidRDefault="001A031C" w:rsidP="001A031C">
      <w:pPr>
        <w:rPr>
          <w:ins w:id="1" w:author="Алексей Алексеев" w:date="2021-06-11T06:16:00Z"/>
          <w:rFonts w:ascii="Times New Roman" w:hAnsi="Times New Roman" w:cs="Times New Roman"/>
          <w:sz w:val="28"/>
          <w:szCs w:val="28"/>
        </w:rPr>
      </w:pPr>
      <w:ins w:id="2" w:author="Алексей Алексеев" w:date="2021-06-11T06:16:00Z">
        <w:r w:rsidRPr="001A031C">
          <w:rPr>
            <w:rFonts w:ascii="Times New Roman" w:hAnsi="Times New Roman" w:cs="Times New Roman"/>
            <w:sz w:val="28"/>
            <w:szCs w:val="28"/>
            <w:rPrChange w:id="3" w:author="Алексей Алексеев" w:date="2021-06-11T06:1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                                     </w:t>
        </w:r>
        <w:r>
          <w:rPr>
            <w:rFonts w:ascii="Times New Roman" w:hAnsi="Times New Roman" w:cs="Times New Roman"/>
            <w:sz w:val="28"/>
            <w:szCs w:val="28"/>
          </w:rPr>
          <w:t>В)</w:t>
        </w:r>
      </w:ins>
    </w:p>
    <w:p w14:paraId="36C23E53" w14:textId="77777777" w:rsidR="001A031C" w:rsidRPr="001A031C" w:rsidRDefault="001A031C" w:rsidP="001A031C">
      <w:pPr>
        <w:rPr>
          <w:rFonts w:ascii="Times New Roman" w:hAnsi="Times New Roman" w:cs="Times New Roman"/>
          <w:sz w:val="28"/>
          <w:szCs w:val="28"/>
          <w:rPrChange w:id="4" w:author="Алексей Алексеев" w:date="2021-06-11T06:16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5" w:author="Алексей Алексеев" w:date="2021-06-11T06:16:00Z">
          <w:pPr>
            <w:jc w:val="center"/>
          </w:pPr>
        </w:pPrChange>
      </w:pPr>
    </w:p>
    <w:p w14:paraId="6FE2A3F8" w14:textId="598ABB43" w:rsidR="001A031C" w:rsidRDefault="001A031C" w:rsidP="001A031C">
      <w:pPr>
        <w:spacing w:after="0"/>
        <w:jc w:val="center"/>
        <w:rPr>
          <w:ins w:id="6" w:author="Алексей Алексеев" w:date="2021-06-11T06:15:00Z"/>
          <w:rFonts w:ascii="Times New Roman" w:hAnsi="Times New Roman" w:cs="Times New Roman"/>
          <w:sz w:val="28"/>
          <w:szCs w:val="28"/>
        </w:rPr>
        <w:pPrChange w:id="7" w:author="Алексей Алексеев" w:date="2021-06-11T06:16:00Z">
          <w:pPr>
            <w:jc w:val="center"/>
          </w:pPr>
        </w:pPrChange>
      </w:pPr>
      <w:r>
        <w:rPr>
          <w:rFonts w:ascii="Times New Roman" w:hAnsi="Times New Roman" w:cs="Times New Roman"/>
          <w:sz w:val="28"/>
          <w:szCs w:val="28"/>
        </w:rPr>
        <w:t>Рисунок Б.11 – Структурные схем</w:t>
      </w:r>
      <w:bookmarkStart w:id="8" w:name="_GoBack"/>
      <w:bookmarkEnd w:id="8"/>
      <w:r>
        <w:rPr>
          <w:rFonts w:ascii="Times New Roman" w:hAnsi="Times New Roman" w:cs="Times New Roman"/>
          <w:sz w:val="28"/>
          <w:szCs w:val="28"/>
        </w:rPr>
        <w:t xml:space="preserve">ы функций: 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getRowById</w:t>
      </w:r>
      <w:proofErr w:type="spellEnd"/>
      <w:r w:rsidRPr="001A031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Б) </w:t>
      </w:r>
      <w:ins w:id="9" w:author="Алексей Алексеев" w:date="2021-06-11T06:15:00Z">
        <w:r>
          <w:rPr>
            <w:rFonts w:ascii="Times New Roman" w:hAnsi="Times New Roman" w:cs="Times New Roman"/>
            <w:sz w:val="28"/>
            <w:szCs w:val="28"/>
            <w:lang w:val="en-US"/>
          </w:rPr>
          <w:t>table</w:t>
        </w:r>
        <w:r w:rsidRPr="001A031C">
          <w:rPr>
            <w:rFonts w:ascii="Times New Roman" w:hAnsi="Times New Roman" w:cs="Times New Roman"/>
            <w:sz w:val="28"/>
            <w:szCs w:val="28"/>
            <w:rPrChange w:id="10" w:author="Алексей Алексеев" w:date="2021-06-11T06:1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sort</w:t>
        </w:r>
        <w:r w:rsidRPr="001A031C">
          <w:rPr>
            <w:rFonts w:ascii="Times New Roman" w:hAnsi="Times New Roman" w:cs="Times New Roman"/>
            <w:sz w:val="28"/>
            <w:szCs w:val="28"/>
            <w:rPrChange w:id="11" w:author="Алексей Алексеев" w:date="2021-06-11T06:1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;</w:t>
        </w:r>
      </w:ins>
    </w:p>
    <w:p w14:paraId="4DD17942" w14:textId="0F0D5C45" w:rsidR="001A031C" w:rsidRPr="001A031C" w:rsidRDefault="001A031C" w:rsidP="000D1E42">
      <w:pPr>
        <w:jc w:val="center"/>
        <w:rPr>
          <w:rFonts w:ascii="Times New Roman" w:hAnsi="Times New Roman" w:cs="Times New Roman"/>
          <w:sz w:val="28"/>
          <w:szCs w:val="28"/>
          <w:lang w:val="en-US"/>
          <w:rPrChange w:id="12" w:author="Алексей Алексеев" w:date="2021-06-11T06:16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ins w:id="13" w:author="Алексей Алексеев" w:date="2021-06-11T06:15:00Z">
        <w:r>
          <w:rPr>
            <w:rFonts w:ascii="Times New Roman" w:hAnsi="Times New Roman" w:cs="Times New Roman"/>
            <w:sz w:val="28"/>
            <w:szCs w:val="28"/>
          </w:rPr>
          <w:t xml:space="preserve">В) </w:t>
        </w:r>
      </w:ins>
      <w:proofErr w:type="spellStart"/>
      <w:ins w:id="14" w:author="Алексей Алексеев" w:date="2021-06-11T06:16:00Z">
        <w:r>
          <w:rPr>
            <w:rFonts w:ascii="Times New Roman" w:hAnsi="Times New Roman" w:cs="Times New Roman"/>
            <w:sz w:val="28"/>
            <w:szCs w:val="28"/>
            <w:lang w:val="en-US"/>
          </w:rPr>
          <w:t>SAddRowToTable</w:t>
        </w:r>
      </w:ins>
      <w:proofErr w:type="spellEnd"/>
    </w:p>
    <w:sectPr w:rsidR="001A031C" w:rsidRPr="001A031C" w:rsidSect="000D1E42">
      <w:headerReference w:type="default" r:id="rId17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71F7B" w14:textId="77777777" w:rsidR="008B5EBE" w:rsidRDefault="008B5EBE" w:rsidP="000D1E42">
      <w:pPr>
        <w:spacing w:after="0" w:line="240" w:lineRule="auto"/>
      </w:pPr>
      <w:r>
        <w:separator/>
      </w:r>
    </w:p>
  </w:endnote>
  <w:endnote w:type="continuationSeparator" w:id="0">
    <w:p w14:paraId="195FEB1A" w14:textId="77777777" w:rsidR="008B5EBE" w:rsidRDefault="008B5EBE" w:rsidP="000D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BD0DF" w14:textId="77777777" w:rsidR="008B5EBE" w:rsidRDefault="008B5EBE" w:rsidP="000D1E42">
      <w:pPr>
        <w:spacing w:after="0" w:line="240" w:lineRule="auto"/>
      </w:pPr>
      <w:r>
        <w:separator/>
      </w:r>
    </w:p>
  </w:footnote>
  <w:footnote w:type="continuationSeparator" w:id="0">
    <w:p w14:paraId="6674029B" w14:textId="77777777" w:rsidR="008B5EBE" w:rsidRDefault="008B5EBE" w:rsidP="000D1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758792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2083B08" w14:textId="2BA5BFC9" w:rsidR="000D1E42" w:rsidRDefault="000D1E4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988A40" w14:textId="77777777" w:rsidR="000D1E42" w:rsidRDefault="000D1E42">
    <w:pPr>
      <w:pStyle w:val="a3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лексей Алексеев">
    <w15:presenceInfo w15:providerId="Windows Live" w15:userId="f093ba6bbe1ca5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21"/>
    <w:rsid w:val="000D1E42"/>
    <w:rsid w:val="000D6DCC"/>
    <w:rsid w:val="001A031C"/>
    <w:rsid w:val="001E4024"/>
    <w:rsid w:val="002A769A"/>
    <w:rsid w:val="002F0C7E"/>
    <w:rsid w:val="003E3AE4"/>
    <w:rsid w:val="004F293C"/>
    <w:rsid w:val="0082365A"/>
    <w:rsid w:val="008B5EBE"/>
    <w:rsid w:val="00AD0E21"/>
    <w:rsid w:val="00EC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924D1"/>
  <w15:chartTrackingRefBased/>
  <w15:docId w15:val="{87AB4308-5D01-4DB1-B163-E0FC7C0D7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1E42"/>
  </w:style>
  <w:style w:type="paragraph" w:styleId="a5">
    <w:name w:val="footer"/>
    <w:basedOn w:val="a"/>
    <w:link w:val="a6"/>
    <w:uiPriority w:val="99"/>
    <w:unhideWhenUsed/>
    <w:rsid w:val="000D1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1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Алексеев</dc:creator>
  <cp:keywords/>
  <dc:description/>
  <cp:lastModifiedBy>Алексей Алексеев</cp:lastModifiedBy>
  <cp:revision>7</cp:revision>
  <dcterms:created xsi:type="dcterms:W3CDTF">2021-05-14T10:14:00Z</dcterms:created>
  <dcterms:modified xsi:type="dcterms:W3CDTF">2021-06-11T03:16:00Z</dcterms:modified>
</cp:coreProperties>
</file>